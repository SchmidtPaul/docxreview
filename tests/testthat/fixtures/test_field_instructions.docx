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The sample size was </w:t>
      </w:r>
      <w:del w:id="1" w:author="Max Mustermann" w:date="2024-01-15T10:00:00Z">
        <w:r>
          <w:delText xml:space="preserve">approximately</w:delText>
        </w:r>
      </w:del>
      <w:r>
        <w:t xml:space="preserve"> 200 patients.</w:t>
      </w:r>
    </w:p>
    <w:p>
      <w:r>
        <w:t xml:space="preserve">See reference </w:t>
      </w:r>
      <w:del w:id="2" w:author="Max Mustermann" w:date="2024-01-15T10:01:00Z">
        <w:r>
          <w:delInstrText xml:space="preserve"> REF _Ref123 \h </w:delInstrText>
        </w:r>
      </w:del>
      <w:r>
        <w:t xml:space="preserve"> for details.</w:t>
      </w:r>
    </w:p>
    <w:p>
      <w:r>
        <w:t xml:space="preserve">The result was </w:t>
      </w:r>
      <w:ins w:id="3" w:author="Max Mustermann" w:date="2024-01-15T10:02:00Z">
        <w:r>
          <w:t xml:space="preserve">significant</w:t>
        </w:r>
      </w:ins>
      <w:r>
        <w:t xml:space="preserve"> (p &lt; 0.05).</w:t>
      </w:r>
    </w:p>
    <w:p>
      <w:r>
        <w:t xml:space="preserve">Table </w:t>
      </w:r>
      <w:ins w:id="4" w:author="Max Mustermann" w:date="2024-01-15T10:03:00Z">
        <w:r>
          <w:instrText xml:space="preserve"> SEQ Table \* ARABIC </w:instrText>
        </w:r>
      </w:ins>
      <w:r>
        <w:t xml:space="preserve"> shows the results.</w:t>
      </w:r>
    </w:p>
    <w:p>
      <w:r>
        <w:t xml:space="preserve">Remove </w:t>
      </w:r>
      <w:del w:id="5" w:author="Max Mustermann" w:date="2024-01-15T10:04:00Z">
        <w:r>
          <w:delText xml:space="preserve">extra</w:delText>
        </w:r>
      </w:del>
      <w:del w:id="6" w:author="Max Mustermann" w:date="2024-01-15T10:04:00Z">
        <w:r>
          <w:delText xml:space="preserve">extra</w:delText>
        </w:r>
      </w:del>
      <w:r>
        <w:t xml:space="preserve"> text here.</w:t>
      </w:r>
    </w:p>
    <w:p>
      <w:r>
        <w:t xml:space="preserve">Some</w:t>
      </w:r>
      <w:ins w:id="7" w:author="Max Mustermann" w:date="2024-01-15T10:05:00Z">
        <w:r>
          <w:t xml:space="preserve"> </w:t>
        </w:r>
      </w:ins>
      <w:r>
        <w:t xml:space="preserve">text.</w:t>
      </w:r>
    </w:p>
  </w:body>
</w:document>
</file>

<file path=word/_rels/document.xml.rels><?xml version="1.0" encoding="UTF-8" standalone="yes"?>
<Relationships xmlns="http://schemas.openxmlformats.org/package/2006/relationships">
</Relationships>
</file>
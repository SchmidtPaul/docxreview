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!-- Paragraph 1: deletion of "approximately " -->
    <w:p>
      <w:r>
        <w:t xml:space="preserve">The sample size was </w:t>
      </w:r>
      <w:del w:id="1" w:author="Max Mustermann" w:date="2024-01-15T10:00:00Z">
        <w:r>
          <w:rPr/>
          <w:delText xml:space="preserve">approximately </w:delText>
        </w:r>
      </w:del>
      <w:r>
        <w:t>200 patients.</w:t>
      </w:r>
    </w:p>
    <!-- Paragraph 2: insertion of "statistically " -->
    <w:p>
      <w:r>
        <w:t xml:space="preserve">Results were </w:t>
      </w:r>
      <w:ins w:id="2" w:author="Max Mustermann" w:date="2024-01-15T10:05:00Z">
        <w:r>
          <w:rPr/>
          <w:t xml:space="preserve">statistically </w:t>
        </w:r>
      </w:ins>
      <w:r>
        <w:t>significant.</w:t>
      </w:r>
    </w:p>
    <!-- Paragraph 3: moveFrom - "The conclusion" moved away -->
    <w:p>
      <w:moveFrom w:id="100" w:name="move1" w:author="Anna Beispiel" w:date="2024-01-16T09:00:00Z">
        <w:r>
          <w:rPr/>
          <w:delText>The conclusion</w:delText>
        </w:r>
      </w:moveFrom>
      <w:r>
        <w:t xml:space="preserve"> was stated at the beginning.</w:t>
      </w:r>
    </w:p>
    <!-- Paragraph 4: moveTo - "The conclusion" moved here -->
    <w:p>
      <w:r>
        <w:t xml:space="preserve">Summary: </w:t>
      </w:r>
      <w:moveTo w:id="101" w:name="move1" w:author="Anna Beispiel" w:date="2024-01-16T09:00:00Z">
        <w:r>
          <w:rPr/>
          <w:t>The conclusion</w:t>
        </w:r>
      </w:moveTo>
      <w:r>
        <w:t xml:space="preserve"> of the study.</w:t>
      </w:r>
    </w:p>
  </w:body>
</w:document>
</file>

<file path=word/_rels/document.xml.rels><?xml version="1.0" encoding="UTF-8" standalone="yes"?>
<Relationships xmlns="http://schemas.openxmlformats.org/package/2006/relationships">
</Relationships>

</file>
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Introduction</w:t>
      </w:r>
    </w:p>
    <w:p>
      <w:commentRangeStart w:id="0"/>
      <w:r>
        <w:t>First paragraph of content</w:t>
      </w:r>
      <w:commentRangeEnd w:id="0"/>
      <w:r>
        <w:rPr>
          <w:rStyle w:val="CommentReference"/>
        </w:rPr>
        <w:commentReference w:id="0"/>
      </w:r>
    </w:p>
    <w:p>
      <w:r>
        <w:lastRenderedPageBreak/>
        <w:t>This paragraph is on page two</w:t>
      </w:r>
    </w:p>
    <w:p>
      <w:pPr>
        <w:pStyle w:val="Heading2"/>
      </w:pPr>
      <w:r>
        <w:t>Methods</w:t>
      </w:r>
    </w:p>
    <w:p>
      <w:r>
        <w:t>Methods description </w:t>
      </w:r>
      <w:del w:id="1" w:author="Max Mustermann" w:date="2024-01-15T10:00:00Z">
        <w:r>
          <w:delText>here</w:delText>
        </w:r>
      </w:del>
    </w:p>
    <w:p>
      <w:r>
        <w:lastRenderedPageBreak/>
        <w:t>This is on page three</w:t>
      </w:r>
    </w:p>
  </w:body>
</w:document>
</file>

<file path=word/comments.xml><?xml version="1.0" encoding="utf-8"?>
<w:comments xmlns:w="http://schemas.openxmlformats.org/wordprocessingml/2006/main">
  <w:comment w:id="0" w:author="Max Mustermann" w:date="2024-01-15T10:00:00Z">
    <w:p>
      <w:r>
        <w:t>Expand introduction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openxmlformats.org/officeDocument/2006/relationships/styles" Target="styles.xml"/>
</Relationships>
</file>
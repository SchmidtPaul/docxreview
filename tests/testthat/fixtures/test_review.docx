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primary endpoint was </w:t>
      </w:r>
      <w:commentRangeStart w:id="1"/>
      <w:r>
        <w:t>overall survival</w:t>
      </w:r>
      <w:commentRangeEnd w:id="1"/>
      <w:r>
        <w:rPr>
          <w:rStyle w:val="CommentReference"/>
        </w:rPr>
        <w:commentReference w:id="1"/>
      </w:r>
      <w:r>
        <w:t>.</w:t>
      </w:r>
    </w:p>
    <w:p>
      <w:r>
        <w:t xml:space="preserve">The sample size was </w:t>
      </w:r>
      <w:del w:id="2" w:author="Max Mustermann" w:date="2024-01-15T10:30:00Z">
        <w:r>
          <w:delText xml:space="preserve">approximately </w:delText>
        </w:r>
      </w:del>
      <w:r>
        <w:t>200 patients.</w:t>
      </w:r>
    </w:p>
    <w:p>
      <w:r>
        <w:t xml:space="preserve">The difference was </w:t>
      </w:r>
      <w:ins w:id="3" w:author="Max Mustermann" w:date="2024-01-15T10:35:00Z">
        <w:r>
          <w:t xml:space="preserve">statistically </w:t>
        </w:r>
      </w:ins>
      <w:r>
        <w:t>significant.</w:t>
      </w:r>
    </w:p>
    <w:sectPr/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comment w:id="1" w:author="Max Mustermann" w:date="2024-01-15T09:00:00Z" w:initials="MM">
    <w:p>
      <w:r>
        <w:t>Should we also mention secondary endpoints here?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comments" Target="comment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2026-02-13T13:04:06Z</dcterms:modified>
  <cp:category/>
</cp:coreProperties>
</file>
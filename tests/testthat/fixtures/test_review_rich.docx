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 P1: Comment on "overall survival" -->
    <w:p>
      <w:r>
        <w:t xml:space="preserve">In this study, the primary endpoint was </w:t>
      </w:r>
      <w:commentRangeStart w:id="1"/>
      <w:r>
        <w:t>overall survival</w:t>
      </w:r>
      <w:commentRangeEnd w:id="1"/>
      <w:r>
        <w:rPr>
          <w:rStyle w:val="CommentReference"/>
        </w:rPr>
        <w:commentReference w:id="1"/>
      </w:r>
      <w:r>
        <w:t xml:space="preserve">, measured from randomization.</w:t>
      </w:r>
    </w:p>
    <!-- P2: Deletion + Comment on same paragraph, Unicode, 2nd author -->
    <w:p>
      <w:r>
        <w:t xml:space="preserve">The sample size was </w:t>
      </w:r>
      <w:del w:id="20" w:author="Anna Beispiel" w:date="2024-01-16T14:00:00Z">
        <w:r>
          <w:delText xml:space="preserve">approximately </w:delText>
        </w:r>
      </w:del>
      <w:commentRangeStart w:id="10"/>
      <w:r>
        <w:t>200 patients</w:t>
      </w:r>
      <w:commentRangeEnd w:id="10"/>
      <w:r>
        <w:rPr>
          <w:rStyle w:val="CommentReference"/>
        </w:rPr>
        <w:commentReference w:id="10"/>
      </w:r>
      <w:r>
        <w:t>.</w:t>
      </w:r>
    </w:p>
    <!-- P3: Standard insertion -->
    <w:p>
      <w:r>
        <w:t xml:space="preserve">The difference was </w:t>
      </w:r>
      <w:ins w:id="30" w:author="Max Mustermann" w:date="2024-01-15T11:00:00Z">
        <w:r>
          <w:t xml:space="preserve">statistically </w:t>
        </w:r>
      </w:ins>
      <w:r>
        <w:t>significant.</w:t>
      </w:r>
    </w:p>
    <!-- P4: Consecutive deletion + insertion + comment -->
    <w:p>
      <w:r>
        <w:t xml:space="preserve">The </w:t>
      </w:r>
      <w:del w:id="40" w:author="Max Mustermann" w:date="2024-01-15T11:30:00Z">
        <w:r>
          <w:delText xml:space="preserve">old </w:delText>
        </w:r>
      </w:del>
      <w:ins w:id="41" w:author="Max Mustermann" w:date="2024-01-15T11:30:00Z">
        <w:r>
          <w:t xml:space="preserve">new </w:t>
        </w:r>
      </w:ins>
      <w:commentRangeStart w:id="11"/>
      <w:r>
        <w:t>results</w:t>
      </w:r>
      <w:commentRangeEnd w:id="11"/>
      <w:r>
        <w:rPr>
          <w:rStyle w:val="CommentReference"/>
        </w:rPr>
        <w:commentReference w:id="11"/>
      </w:r>
      <w:r>
        <w:t xml:space="preserve"> were confirmed.</w:t>
      </w:r>
    </w:p>
    <!-- P5: Deletion WITHOUT date attribute -->
    <w:p>
      <w:r>
        <w:t xml:space="preserve">The </w:t>
      </w:r>
      <w:del w:id="50" w:author="Max Mustermann">
        <w:r>
          <w:delText xml:space="preserve">preliminary </w:delText>
        </w:r>
      </w:del>
      <w:r>
        <w:t>findings were reported.</w:t>
      </w:r>
    </w:p>
    <!-- P6: Deletion of "data" where "data" appears twice in paragraph -->
    <w:p>
      <w:r>
        <w:t xml:space="preserve">The </w:t>
      </w:r>
      <w:del w:id="60" w:author="Anna Beispiel" w:date="2024-01-16T15:00:00Z">
        <w:r>
          <w:delText>data</w:delText>
        </w:r>
      </w:del>
      <w:r>
        <w:t xml:space="preserve"> showed that data quality was high.</w:t>
      </w:r>
    </w:p>
    <w:sectPr/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Max Mustermann" w:date="2024-01-15T10:30:00Z" w:initials="MM">
    <w:p>
      <w:r>
        <w:t>Should we also mention secondary endpoints?</w:t>
      </w:r>
    </w:p>
  </w:comment>
  <w:comment w:id="10" w:author="Anna Beispiel" w:date="2024-01-16T14:00:00Z" w:initials="AB">
    <w:p>
      <w:r>
        <w:t>Bitte prüfen: exakte Zahl?</w:t>
      </w:r>
    </w:p>
  </w:comment>
  <w:comment w:id="11" w:author="Max Mustermann" w:date="2024-01-15T12:00:00Z" w:initials="MM">
    <w:p>
      <w:r>
        <w:t>Please clarify which results.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comments" Target="comment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2026-02-13T13:04:06Z</dcterms:modified>
  <cp:category/>
</cp:coreProperties>
</file>
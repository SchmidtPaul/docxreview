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8EF3" w14:textId="77777777" w:rsidR="00A4699A" w:rsidRDefault="00000000">
      <w:pPr>
        <w:pStyle w:val="Titel"/>
      </w:pPr>
      <w:r>
        <w:t>Analysis of the PlantGrowth Dataset</w:t>
      </w:r>
    </w:p>
    <w:p w14:paraId="4481E834" w14:textId="77777777" w:rsidR="00A4699A" w:rsidRDefault="00000000">
      <w:pPr>
        <w:pStyle w:val="Author"/>
      </w:pPr>
      <w:r>
        <w:t>Paul Schmidt</w:t>
      </w:r>
    </w:p>
    <w:p w14:paraId="46B5EA55" w14:textId="77777777" w:rsidR="00A4699A" w:rsidRDefault="00000000">
      <w:pPr>
        <w:pStyle w:val="Datum"/>
      </w:pPr>
      <w:r>
        <w:t>2026-02-14</w:t>
      </w:r>
    </w:p>
    <w:p w14:paraId="4BEB97BE" w14:textId="77777777" w:rsidR="00A4699A" w:rsidRDefault="00000000">
      <w:pPr>
        <w:pStyle w:val="berschrift2"/>
      </w:pPr>
      <w:bookmarkStart w:id="0" w:name="introduction"/>
      <w:r>
        <w:t>Introduction</w:t>
      </w:r>
    </w:p>
    <w:p w14:paraId="28293E33" w14:textId="77790A0E" w:rsidR="00A4699A" w:rsidRDefault="00000000">
      <w:pPr>
        <w:pStyle w:val="FirstParagraph"/>
      </w:pPr>
      <w:r>
        <w:t>This report anal</w:t>
      </w:r>
      <w:ins w:id="1" w:author="Paul Schmidt - BioMath GmbH" w:date="2026-02-14T11:30:00Z" w16du:dateUtc="2026-02-14T10:30:00Z">
        <w:r w:rsidR="006A28D5">
          <w:t>y</w:t>
        </w:r>
      </w:ins>
      <w:r>
        <w:t xml:space="preserve">zes the </w:t>
      </w:r>
      <w:r>
        <w:rPr>
          <w:rStyle w:val="VerbatimChar"/>
        </w:rPr>
        <w:t>PlantGrowth</w:t>
      </w:r>
      <w:r>
        <w:t xml:space="preserve"> dataset, which contains results from an experiment comparing plant yields under three different conditions: a control group (</w:t>
      </w:r>
      <w:r>
        <w:rPr>
          <w:rStyle w:val="VerbatimChar"/>
        </w:rPr>
        <w:t>ctrl</w:t>
      </w:r>
      <w:r>
        <w:t>) and two treatment groups (</w:t>
      </w:r>
      <w:r>
        <w:rPr>
          <w:rStyle w:val="VerbatimChar"/>
        </w:rPr>
        <w:t>trt1</w:t>
      </w:r>
      <w:r>
        <w:t xml:space="preserve"> and </w:t>
      </w:r>
      <w:r>
        <w:rPr>
          <w:rStyle w:val="VerbatimChar"/>
        </w:rPr>
        <w:t>trt2</w:t>
      </w:r>
      <w:r>
        <w:t>). The goal is to determin</w:t>
      </w:r>
      <w:ins w:id="2" w:author="Paul Schmidt - BioMath GmbH" w:date="2026-02-14T11:31:00Z" w16du:dateUtc="2026-02-14T10:31:00Z">
        <w:r w:rsidR="006A28D5">
          <w:t>e</w:t>
        </w:r>
      </w:ins>
      <w:r>
        <w:t xml:space="preserve"> whether there are statistically significant differences in dried plant weight between the groups.</w:t>
      </w:r>
    </w:p>
    <w:p w14:paraId="5143ECC3" w14:textId="77777777" w:rsidR="00A4699A" w:rsidRDefault="00000000">
      <w:pPr>
        <w:pStyle w:val="berschrift2"/>
      </w:pPr>
      <w:bookmarkStart w:id="3" w:name="data-overview"/>
      <w:bookmarkEnd w:id="0"/>
      <w:r>
        <w:t>Data Overview</w:t>
      </w:r>
    </w:p>
    <w:p w14:paraId="35DEE48F" w14:textId="77777777" w:rsidR="00A4699A" w:rsidRDefault="00000000">
      <w:pPr>
        <w:pStyle w:val="FirstParagraph"/>
      </w:pPr>
      <w:r>
        <w:t>The dataset contains 30 observations across three groups with 10 plants each.</w:t>
      </w:r>
    </w:p>
    <w:p w14:paraId="42F3151F" w14:textId="77777777" w:rsidR="00A4699A" w:rsidRDefault="00000000">
      <w:pPr>
        <w:pStyle w:val="SourceCode"/>
      </w:pPr>
      <w:commentRangeStart w:id="4"/>
      <w:r>
        <w:rPr>
          <w:rStyle w:val="FunctionTok"/>
        </w:rPr>
        <w:t>data</w:t>
      </w:r>
      <w:commentRangeEnd w:id="4"/>
      <w:r w:rsidR="006A28D5">
        <w:rPr>
          <w:rStyle w:val="Kommentarzeichen"/>
          <w:rFonts w:ascii="Consolas" w:hAnsi="Consolas"/>
          <w:color w:val="003B4F"/>
          <w:sz w:val="22"/>
          <w:szCs w:val="24"/>
          <w:shd w:val="clear" w:color="auto" w:fill="F1F3F5"/>
        </w:rPr>
        <w:commentReference w:id="4"/>
      </w:r>
      <w:r>
        <w:rPr>
          <w:rStyle w:val="NormalTok"/>
        </w:rPr>
        <w:t>(PlantGrowth)</w:t>
      </w:r>
      <w:r>
        <w:br/>
      </w:r>
      <w:r>
        <w:br/>
      </w:r>
      <w:r>
        <w:rPr>
          <w:rStyle w:val="NormalTok"/>
        </w:rPr>
        <w:t xml:space="preserve">group_summary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aggregate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weight </w:t>
      </w:r>
      <w:r>
        <w:rPr>
          <w:rStyle w:val="SpecialCharTok"/>
        </w:rPr>
        <w:t>~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PlantGrowth,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FUN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(x),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(x),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summary_df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Group =</w:t>
      </w:r>
      <w:r>
        <w:rPr>
          <w:rStyle w:val="NormalTok"/>
        </w:rPr>
        <w:t xml:space="preserve"> group_summary</w:t>
      </w:r>
      <w:r>
        <w:rPr>
          <w:rStyle w:val="SpecialCharTok"/>
        </w:rPr>
        <w:t>$</w:t>
      </w:r>
      <w:r>
        <w:rPr>
          <w:rStyle w:val="NormalTok"/>
        </w:rPr>
        <w:t>group,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(group_summary</w:t>
      </w:r>
      <w:r>
        <w:rPr>
          <w:rStyle w:val="SpecialCharTok"/>
        </w:rPr>
        <w:t>$</w:t>
      </w:r>
      <w:r>
        <w:rPr>
          <w:rStyle w:val="NormalTok"/>
        </w:rPr>
        <w:t xml:space="preserve">weight[, </w:t>
      </w:r>
      <w:r>
        <w:rPr>
          <w:rStyle w:val="StringTok"/>
        </w:rPr>
        <w:t>"mean"</w:t>
      </w:r>
      <w:r>
        <w:rPr>
          <w:rStyle w:val="NormalTok"/>
        </w:rPr>
        <w:t xml:space="preserve">],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(group_summary</w:t>
      </w:r>
      <w:r>
        <w:rPr>
          <w:rStyle w:val="SpecialCharTok"/>
        </w:rPr>
        <w:t>$</w:t>
      </w:r>
      <w:r>
        <w:rPr>
          <w:rStyle w:val="NormalTok"/>
        </w:rPr>
        <w:t xml:space="preserve">weight[, </w:t>
      </w:r>
      <w:r>
        <w:rPr>
          <w:rStyle w:val="StringTok"/>
        </w:rPr>
        <w:t>"sd"</w:t>
      </w:r>
      <w:r>
        <w:rPr>
          <w:rStyle w:val="NormalTok"/>
        </w:rPr>
        <w:t xml:space="preserve">],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 =</w:t>
      </w:r>
      <w:r>
        <w:rPr>
          <w:rStyle w:val="NormalTok"/>
        </w:rPr>
        <w:t xml:space="preserve"> group_summary</w:t>
      </w:r>
      <w:r>
        <w:rPr>
          <w:rStyle w:val="SpecialCharTok"/>
        </w:rPr>
        <w:t>$</w:t>
      </w:r>
      <w:r>
        <w:rPr>
          <w:rStyle w:val="NormalTok"/>
        </w:rPr>
        <w:t xml:space="preserve">weight[, </w:t>
      </w:r>
      <w:r>
        <w:rPr>
          <w:rStyle w:val="StringTok"/>
        </w:rPr>
        <w:t>"n"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(summary_df,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"Summary statistics by treatment group."</w:t>
      </w:r>
      <w:r>
        <w:rPr>
          <w:rStyle w:val="NormalTok"/>
        </w:rPr>
        <w:t>)</w:t>
      </w:r>
    </w:p>
    <w:p w14:paraId="027E1192" w14:textId="77777777" w:rsidR="00A4699A" w:rsidRDefault="00000000">
      <w:pPr>
        <w:pStyle w:val="TableCaption"/>
      </w:pPr>
      <w:r>
        <w:t>Summary statistics by treatment group.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8"/>
        <w:gridCol w:w="792"/>
        <w:gridCol w:w="670"/>
        <w:gridCol w:w="473"/>
      </w:tblGrid>
      <w:tr w:rsidR="00A4699A" w14:paraId="18510DA9" w14:textId="77777777" w:rsidTr="00A469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74B035" w14:textId="77777777" w:rsidR="00A4699A" w:rsidRDefault="00000000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14:paraId="4C98B480" w14:textId="77777777" w:rsidR="00A4699A" w:rsidRDefault="00000000">
            <w:pPr>
              <w:pStyle w:val="Compact"/>
              <w:jc w:val="right"/>
            </w:pPr>
            <w:r>
              <w:t>Mean</w:t>
            </w:r>
          </w:p>
        </w:tc>
        <w:tc>
          <w:tcPr>
            <w:tcW w:w="0" w:type="auto"/>
          </w:tcPr>
          <w:p w14:paraId="19517BC7" w14:textId="77777777" w:rsidR="00A4699A" w:rsidRDefault="00000000">
            <w:pPr>
              <w:pStyle w:val="Compact"/>
              <w:jc w:val="right"/>
            </w:pPr>
            <w:r>
              <w:t>SD</w:t>
            </w:r>
          </w:p>
        </w:tc>
        <w:tc>
          <w:tcPr>
            <w:tcW w:w="0" w:type="auto"/>
          </w:tcPr>
          <w:p w14:paraId="66063CA2" w14:textId="77777777" w:rsidR="00A4699A" w:rsidRDefault="00000000">
            <w:pPr>
              <w:pStyle w:val="Compact"/>
              <w:jc w:val="right"/>
            </w:pPr>
            <w:r>
              <w:t>n</w:t>
            </w:r>
          </w:p>
        </w:tc>
      </w:tr>
      <w:tr w:rsidR="00A4699A" w14:paraId="7D707997" w14:textId="77777777">
        <w:tc>
          <w:tcPr>
            <w:tcW w:w="0" w:type="auto"/>
          </w:tcPr>
          <w:p w14:paraId="7885DB11" w14:textId="77777777" w:rsidR="00A4699A" w:rsidRDefault="00000000">
            <w:pPr>
              <w:pStyle w:val="Compact"/>
            </w:pPr>
            <w:r>
              <w:t>ctrl</w:t>
            </w:r>
          </w:p>
        </w:tc>
        <w:tc>
          <w:tcPr>
            <w:tcW w:w="0" w:type="auto"/>
          </w:tcPr>
          <w:p w14:paraId="423210BD" w14:textId="77777777" w:rsidR="00A4699A" w:rsidRDefault="00000000">
            <w:pPr>
              <w:pStyle w:val="Compact"/>
              <w:jc w:val="right"/>
            </w:pPr>
            <w:r>
              <w:t>5.03</w:t>
            </w:r>
          </w:p>
        </w:tc>
        <w:tc>
          <w:tcPr>
            <w:tcW w:w="0" w:type="auto"/>
          </w:tcPr>
          <w:p w14:paraId="15B8FC5A" w14:textId="77777777" w:rsidR="00A4699A" w:rsidRDefault="00000000">
            <w:pPr>
              <w:pStyle w:val="Compact"/>
              <w:jc w:val="right"/>
            </w:pPr>
            <w:r>
              <w:t>0.58</w:t>
            </w:r>
          </w:p>
        </w:tc>
        <w:tc>
          <w:tcPr>
            <w:tcW w:w="0" w:type="auto"/>
          </w:tcPr>
          <w:p w14:paraId="74B5CC6D" w14:textId="77777777" w:rsidR="00A4699A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A4699A" w14:paraId="6BD631A1" w14:textId="77777777">
        <w:tc>
          <w:tcPr>
            <w:tcW w:w="0" w:type="auto"/>
          </w:tcPr>
          <w:p w14:paraId="5EF589C5" w14:textId="77777777" w:rsidR="00A4699A" w:rsidRDefault="00000000">
            <w:pPr>
              <w:pStyle w:val="Compact"/>
            </w:pPr>
            <w:r>
              <w:t>trt1</w:t>
            </w:r>
          </w:p>
        </w:tc>
        <w:tc>
          <w:tcPr>
            <w:tcW w:w="0" w:type="auto"/>
          </w:tcPr>
          <w:p w14:paraId="0CB32469" w14:textId="77777777" w:rsidR="00A4699A" w:rsidRDefault="00000000">
            <w:pPr>
              <w:pStyle w:val="Compact"/>
              <w:jc w:val="right"/>
            </w:pPr>
            <w:r>
              <w:t>4.66</w:t>
            </w:r>
          </w:p>
        </w:tc>
        <w:tc>
          <w:tcPr>
            <w:tcW w:w="0" w:type="auto"/>
          </w:tcPr>
          <w:p w14:paraId="4F887B74" w14:textId="77777777" w:rsidR="00A4699A" w:rsidRDefault="00000000">
            <w:pPr>
              <w:pStyle w:val="Compact"/>
              <w:jc w:val="right"/>
            </w:pPr>
            <w:r>
              <w:t>0.79</w:t>
            </w:r>
          </w:p>
        </w:tc>
        <w:tc>
          <w:tcPr>
            <w:tcW w:w="0" w:type="auto"/>
          </w:tcPr>
          <w:p w14:paraId="41F4EA88" w14:textId="77777777" w:rsidR="00A4699A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A4699A" w14:paraId="54E0BA08" w14:textId="77777777">
        <w:tc>
          <w:tcPr>
            <w:tcW w:w="0" w:type="auto"/>
          </w:tcPr>
          <w:p w14:paraId="133ADF9B" w14:textId="77777777" w:rsidR="00A4699A" w:rsidRDefault="00000000">
            <w:pPr>
              <w:pStyle w:val="Compact"/>
            </w:pPr>
            <w:r>
              <w:t>trt2</w:t>
            </w:r>
          </w:p>
        </w:tc>
        <w:tc>
          <w:tcPr>
            <w:tcW w:w="0" w:type="auto"/>
          </w:tcPr>
          <w:p w14:paraId="54A1095C" w14:textId="77777777" w:rsidR="00A4699A" w:rsidRDefault="00000000">
            <w:pPr>
              <w:pStyle w:val="Compact"/>
              <w:jc w:val="right"/>
            </w:pPr>
            <w:r>
              <w:t>5.53</w:t>
            </w:r>
          </w:p>
        </w:tc>
        <w:tc>
          <w:tcPr>
            <w:tcW w:w="0" w:type="auto"/>
          </w:tcPr>
          <w:p w14:paraId="40F0F646" w14:textId="77777777" w:rsidR="00A4699A" w:rsidRDefault="00000000">
            <w:pPr>
              <w:pStyle w:val="Compact"/>
              <w:jc w:val="right"/>
            </w:pPr>
            <w:r>
              <w:t>0.44</w:t>
            </w:r>
          </w:p>
        </w:tc>
        <w:tc>
          <w:tcPr>
            <w:tcW w:w="0" w:type="auto"/>
          </w:tcPr>
          <w:p w14:paraId="7724ABD3" w14:textId="77777777" w:rsidR="00A4699A" w:rsidRDefault="00000000">
            <w:pPr>
              <w:pStyle w:val="Compact"/>
              <w:jc w:val="right"/>
            </w:pPr>
            <w:r>
              <w:t>10</w:t>
            </w:r>
          </w:p>
        </w:tc>
      </w:tr>
    </w:tbl>
    <w:p w14:paraId="4C4DB2D3" w14:textId="77777777" w:rsidR="00A4699A" w:rsidRDefault="00000000">
      <w:pPr>
        <w:pStyle w:val="berschrift2"/>
      </w:pPr>
      <w:bookmarkStart w:id="5" w:name="visualization"/>
      <w:bookmarkEnd w:id="3"/>
      <w:r>
        <w:t>Visualization</w:t>
      </w:r>
    </w:p>
    <w:p w14:paraId="5BD23466" w14:textId="77777777" w:rsidR="00A4699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(PlantGrowth,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group, </w:t>
      </w:r>
      <w:r>
        <w:rPr>
          <w:rStyle w:val="AttributeTok"/>
        </w:rPr>
        <w:t>y =</w:t>
      </w:r>
      <w:r>
        <w:rPr>
          <w:rStyle w:val="NormalTok"/>
        </w:rPr>
        <w:t xml:space="preserve"> weight))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outlier.shape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geom_jitter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"Treatment Group"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"Dried Weight [g]"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A4699A" w14:paraId="36533886" w14:textId="77777777">
        <w:tc>
          <w:tcPr>
            <w:tcW w:w="7920" w:type="dxa"/>
          </w:tcPr>
          <w:p w14:paraId="2A310E8A" w14:textId="77777777" w:rsidR="00A4699A" w:rsidRDefault="00000000">
            <w:pPr>
              <w:pStyle w:val="Compact"/>
              <w:jc w:val="center"/>
            </w:pPr>
            <w:bookmarkStart w:id="6" w:name="fig-boxplot"/>
            <w:commentRangeStart w:id="7"/>
            <w:r>
              <w:rPr>
                <w:noProof/>
              </w:rPr>
              <w:drawing>
                <wp:inline distT="0" distB="0" distL="0" distR="0" wp14:anchorId="236DD1B4" wp14:editId="4712A52E">
                  <wp:extent cx="4620126" cy="3696101"/>
                  <wp:effectExtent l="0" t="0" r="0" b="0"/>
                  <wp:docPr id="2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 descr="example-report_files/figure-docx/fig-boxplot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commentRangeEnd w:id="7"/>
            <w:r w:rsidR="006A28D5">
              <w:rPr>
                <w:rStyle w:val="Kommentarzeichen"/>
                <w:sz w:val="24"/>
                <w:szCs w:val="24"/>
              </w:rPr>
              <w:commentReference w:id="7"/>
            </w:r>
          </w:p>
          <w:p w14:paraId="370783AC" w14:textId="77777777" w:rsidR="00A4699A" w:rsidRDefault="00000000">
            <w:pPr>
              <w:pStyle w:val="ImageCaption"/>
              <w:spacing w:before="200"/>
            </w:pPr>
            <w:r>
              <w:t>Figure 1: Distribution of dried plant weight by treatment group.</w:t>
            </w:r>
          </w:p>
        </w:tc>
        <w:bookmarkEnd w:id="6"/>
      </w:tr>
    </w:tbl>
    <w:p w14:paraId="31AC3AC2" w14:textId="77777777" w:rsidR="00A4699A" w:rsidRDefault="00000000">
      <w:pPr>
        <w:pStyle w:val="berschrift2"/>
      </w:pPr>
      <w:bookmarkStart w:id="8" w:name="statistical-analysis"/>
      <w:bookmarkEnd w:id="5"/>
      <w:r>
        <w:t>Statistical Analysis</w:t>
      </w:r>
    </w:p>
    <w:p w14:paraId="3756E24B" w14:textId="77777777" w:rsidR="00A4699A" w:rsidRDefault="00000000">
      <w:pPr>
        <w:pStyle w:val="FirstParagraph"/>
      </w:pPr>
      <w:r>
        <w:t>We use a one-way ANOVA to test whether the group means differ significantly, followed by Tukey’s HSD test for pairwise comparisons.</w:t>
      </w:r>
    </w:p>
    <w:p w14:paraId="1B342B78" w14:textId="77777777" w:rsidR="00A4699A" w:rsidRDefault="00000000"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aov</w:t>
      </w:r>
      <w:r>
        <w:rPr>
          <w:rStyle w:val="NormalTok"/>
        </w:rPr>
        <w:t xml:space="preserve">(weight </w:t>
      </w:r>
      <w:r>
        <w:rPr>
          <w:rStyle w:val="SpecialCharTok"/>
        </w:rPr>
        <w:t>~</w:t>
      </w:r>
      <w:r>
        <w:rPr>
          <w:rStyle w:val="NormalTok"/>
        </w:rPr>
        <w:t xml:space="preserve"> group, </w:t>
      </w:r>
      <w:r>
        <w:rPr>
          <w:rStyle w:val="AttributeTok"/>
        </w:rPr>
        <w:t>data =</w:t>
      </w:r>
      <w:r>
        <w:rPr>
          <w:rStyle w:val="NormalTok"/>
        </w:rPr>
        <w:t xml:space="preserve"> PlantGrowth)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(model)</w:t>
      </w:r>
    </w:p>
    <w:p w14:paraId="3B74545D" w14:textId="77777777" w:rsidR="00A4699A" w:rsidRDefault="00000000">
      <w:pPr>
        <w:pStyle w:val="SourceCode"/>
      </w:pPr>
      <w:r>
        <w:rPr>
          <w:rStyle w:val="VerbatimChar"/>
        </w:rPr>
        <w:t xml:space="preserve">            Df Sum Sq Mean Sq F value Pr(&gt;F)  </w:t>
      </w:r>
      <w:r>
        <w:br/>
      </w:r>
      <w:r>
        <w:rPr>
          <w:rStyle w:val="VerbatimChar"/>
        </w:rPr>
        <w:t>group        2  3.766  1.8832   4.846 0.0159 *</w:t>
      </w:r>
      <w:r>
        <w:br/>
      </w:r>
      <w:r>
        <w:rPr>
          <w:rStyle w:val="VerbatimChar"/>
        </w:rPr>
        <w:t xml:space="preserve">Residuals   27 10.492  0.3886                 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Signif. codes:  0 '***' 0.001 '**' 0.01 '*' 0.05 '.' 0.1 ' ' 1</w:t>
      </w:r>
    </w:p>
    <w:p w14:paraId="78D54F58" w14:textId="77777777" w:rsidR="00A4699A" w:rsidRDefault="00000000">
      <w:pPr>
        <w:pStyle w:val="SourceCode"/>
      </w:pPr>
      <w:r>
        <w:rPr>
          <w:rStyle w:val="FunctionTok"/>
        </w:rPr>
        <w:t>TukeyHSD</w:t>
      </w:r>
      <w:r>
        <w:rPr>
          <w:rStyle w:val="NormalTok"/>
        </w:rPr>
        <w:t>(model)</w:t>
      </w:r>
    </w:p>
    <w:p w14:paraId="2A51E1D3" w14:textId="77777777" w:rsidR="00A4699A" w:rsidRDefault="00000000">
      <w:pPr>
        <w:pStyle w:val="SourceCode"/>
      </w:pPr>
      <w:r>
        <w:rPr>
          <w:rStyle w:val="VerbatimChar"/>
        </w:rPr>
        <w:t xml:space="preserve">  Tukey multiple comparisons of means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br/>
      </w:r>
      <w:r>
        <w:rPr>
          <w:rStyle w:val="VerbatimChar"/>
        </w:rPr>
        <w:t>Fit: aov(formula = weight ~ group, data = PlantGrowth)</w:t>
      </w:r>
      <w:r>
        <w:br/>
      </w:r>
      <w:r>
        <w:br/>
      </w:r>
      <w:r>
        <w:rPr>
          <w:rStyle w:val="VerbatimChar"/>
        </w:rPr>
        <w:lastRenderedPageBreak/>
        <w:t>$group</w:t>
      </w:r>
      <w:r>
        <w:br/>
      </w:r>
      <w:r>
        <w:rPr>
          <w:rStyle w:val="VerbatimChar"/>
        </w:rPr>
        <w:t xml:space="preserve">            diff        lwr       upr     p adj</w:t>
      </w:r>
      <w:r>
        <w:br/>
      </w:r>
      <w:r>
        <w:rPr>
          <w:rStyle w:val="VerbatimChar"/>
        </w:rPr>
        <w:t>trt1-ctrl -0.371 -1.0622161 0.3202161 0.3908711</w:t>
      </w:r>
      <w:r>
        <w:br/>
      </w:r>
      <w:r>
        <w:rPr>
          <w:rStyle w:val="VerbatimChar"/>
        </w:rPr>
        <w:t>trt2-ctrl  0.494 -0.1972161 1.1852161 0.1979960</w:t>
      </w:r>
      <w:r>
        <w:br/>
      </w:r>
      <w:r>
        <w:rPr>
          <w:rStyle w:val="VerbatimChar"/>
        </w:rPr>
        <w:t>trt2-trt1  0.865  0.1737839 1.5562161 0.0120064</w:t>
      </w:r>
    </w:p>
    <w:p w14:paraId="22512310" w14:textId="77777777" w:rsidR="00A4699A" w:rsidRDefault="00000000">
      <w:pPr>
        <w:pStyle w:val="berschrift2"/>
      </w:pPr>
      <w:bookmarkStart w:id="9" w:name="conclusion"/>
      <w:bookmarkEnd w:id="8"/>
      <w:r>
        <w:t>Conclusion</w:t>
      </w:r>
    </w:p>
    <w:p w14:paraId="1DBAD443" w14:textId="77777777" w:rsidR="00A4699A" w:rsidRDefault="00000000">
      <w:pPr>
        <w:pStyle w:val="FirstParagraph"/>
      </w:pPr>
      <w:r>
        <w:t xml:space="preserve">The ANOVA indicates a marginally significant effect of treatment group on plant weight. Tukey’s HSD test reveals that the difference between </w:t>
      </w:r>
      <w:r>
        <w:rPr>
          <w:rStyle w:val="VerbatimChar"/>
        </w:rPr>
        <w:t>trt2</w:t>
      </w:r>
      <w:r>
        <w:t xml:space="preserve"> and </w:t>
      </w:r>
      <w:r>
        <w:rPr>
          <w:rStyle w:val="VerbatimChar"/>
        </w:rPr>
        <w:t>trt1</w:t>
      </w:r>
      <w:r>
        <w:t xml:space="preserve"> is statistically significant, while neither treatment group differs significantly from the control.</w:t>
      </w:r>
      <w:bookmarkEnd w:id="9"/>
    </w:p>
    <w:sectPr w:rsidR="00A4699A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Paul Schmidt - BioMath GmbH" w:date="2026-02-14T11:31:00Z" w:initials="PS">
    <w:p w14:paraId="5EAFDFED" w14:textId="77777777" w:rsidR="00A52312" w:rsidRDefault="006A28D5" w:rsidP="00A52312">
      <w:pPr>
        <w:pStyle w:val="Kommentartext"/>
      </w:pPr>
      <w:r>
        <w:rPr>
          <w:rStyle w:val="Kommentarzeichen"/>
        </w:rPr>
        <w:annotationRef/>
      </w:r>
      <w:r w:rsidR="00A52312">
        <w:t>Hey, @Paul Schmidt, hide the R code in the final report</w:t>
      </w:r>
    </w:p>
  </w:comment>
  <w:comment w:id="7" w:author="Paul Schmidt - BioMath GmbH" w:date="2026-02-14T11:32:00Z" w:initials="PS">
    <w:p w14:paraId="222625EE" w14:textId="470EFEC8" w:rsidR="006A28D5" w:rsidRDefault="006A28D5" w:rsidP="006A28D5">
      <w:pPr>
        <w:pStyle w:val="Kommentartext"/>
      </w:pPr>
      <w:r>
        <w:rPr>
          <w:rStyle w:val="Kommentarzeichen"/>
        </w:rPr>
        <w:annotationRef/>
      </w:r>
      <w:r>
        <w:t>Increase the font size in this figure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AFDFED" w15:done="0"/>
  <w15:commentEx w15:paraId="222625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22D026" w16cex:dateUtc="2026-02-14T10:31:00Z"/>
  <w16cex:commentExtensible w16cex:durableId="69F34FEB" w16cex:dateUtc="2026-02-14T10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AFDFED" w16cid:durableId="0D22D026"/>
  <w16cid:commentId w16cid:paraId="222625EE" w16cid:durableId="69F34FE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00E57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5513516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ul Schmidt - BioMath GmbH">
    <w15:presenceInfo w15:providerId="AD" w15:userId="S::paul.schmidt@biomath.de::70e27068-7930-4cc5-b991-63eccaaac9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99A"/>
    <w:rsid w:val="003C04E8"/>
    <w:rsid w:val="006A28D5"/>
    <w:rsid w:val="00A4699A"/>
    <w:rsid w:val="00A52312"/>
    <w:rsid w:val="00B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B47AA"/>
  <w15:docId w15:val="{DEAB5E64-126A-4C2A-B42A-783877AF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berarbeitung">
    <w:name w:val="Revision"/>
    <w:hidden/>
    <w:rsid w:val="006A28D5"/>
    <w:pPr>
      <w:spacing w:after="0"/>
    </w:pPr>
  </w:style>
  <w:style w:type="character" w:styleId="Kommentarzeichen">
    <w:name w:val="annotation reference"/>
    <w:basedOn w:val="Absatz-Standardschriftart"/>
    <w:rsid w:val="006A28D5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6A28D5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6A28D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rsid w:val="006A28D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6A28D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of the PlantGrowth Dataset</dc:title>
  <dc:creator>Paul Schmidt</dc:creator>
  <cp:keywords/>
  <cp:lastModifiedBy>Paul Schmidt - BioMath GmbH</cp:lastModifiedBy>
  <cp:revision>3</cp:revision>
  <dcterms:created xsi:type="dcterms:W3CDTF">2026-02-14T10:32:00Z</dcterms:created>
  <dcterms:modified xsi:type="dcterms:W3CDTF">2026-02-24T12:15:00Z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2026-02-14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
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E9A45" w14:textId="77777777" w:rsidR="00F119CB" w:rsidRDefault="00BD108E">
      <w:pPr>
        <w:pStyle w:val="Titel"/>
      </w:pPr>
      <w:r>
        <w:t>Analysis of the PlantGrowth Dataset</w:t>
      </w:r>
    </w:p>
    <w:p w14:paraId="1CE12980" w14:textId="77777777" w:rsidR="00F119CB" w:rsidRDefault="00BD108E">
      <w:pPr>
        <w:pStyle w:val="Author"/>
      </w:pPr>
      <w:r>
        <w:t>Paul Schmidt</w:t>
      </w:r>
    </w:p>
    <w:p w14:paraId="0501E494" w14:textId="77777777" w:rsidR="00F119CB" w:rsidRDefault="00BD108E">
      <w:pPr>
        <w:pStyle w:val="Datum"/>
      </w:pPr>
      <w:r>
        <w:t>2026-02-27</w:t>
      </w:r>
    </w:p>
    <w:p w14:paraId="34AAA369" w14:textId="77777777" w:rsidR="00F119CB" w:rsidRDefault="00BD108E">
      <w:pPr>
        <w:pStyle w:val="berschrift2"/>
      </w:pPr>
      <w:bookmarkStart w:id="0" w:name="introduction"/>
      <w:r>
        <w:t>Introduction</w:t>
      </w:r>
    </w:p>
    <w:p w14:paraId="114BBBFA" w14:textId="77777777" w:rsidR="00F119CB" w:rsidRDefault="00BD108E">
      <w:pPr>
        <w:pStyle w:val="FirstParagraph"/>
      </w:pPr>
      <w:r>
        <w:t xml:space="preserve">This report </w:t>
      </w:r>
      <w:del w:id="1" w:author="Vergleich" w:date="2026-02-27T21:20:00Z" w16du:dateUtc="2026-02-27T20:20:00Z">
        <w:r>
          <w:delText>analzes</w:delText>
        </w:r>
      </w:del>
      <w:ins w:id="2" w:author="Vergleich" w:date="2026-02-27T21:20:00Z" w16du:dateUtc="2026-02-27T20:20:00Z">
        <w:r>
          <w:t>analyzes</w:t>
        </w:r>
      </w:ins>
      <w:r>
        <w:t xml:space="preserve"> the </w:t>
      </w:r>
      <w:r>
        <w:rPr>
          <w:rStyle w:val="VerbatimChar"/>
        </w:rPr>
        <w:t>PlantGrowth</w:t>
      </w:r>
      <w:r>
        <w:t xml:space="preserve"> </w:t>
      </w:r>
      <w:r>
        <w:t>dataset, which contains results from an experiment comparing plant yields under three different conditions: a control group (</w:t>
      </w:r>
      <w:r>
        <w:rPr>
          <w:rStyle w:val="VerbatimChar"/>
        </w:rPr>
        <w:t>ctrl</w:t>
      </w:r>
      <w:r>
        <w:t>) and two treatment groups (</w:t>
      </w:r>
      <w:r>
        <w:rPr>
          <w:rStyle w:val="VerbatimChar"/>
        </w:rPr>
        <w:t>trt1</w:t>
      </w:r>
      <w:r>
        <w:t xml:space="preserve"> and </w:t>
      </w:r>
      <w:r>
        <w:rPr>
          <w:rStyle w:val="VerbatimChar"/>
        </w:rPr>
        <w:t>trt2</w:t>
      </w:r>
      <w:r>
        <w:t xml:space="preserve">). The goal is to </w:t>
      </w:r>
      <w:del w:id="3" w:author="Vergleich" w:date="2026-02-27T21:20:00Z" w16du:dateUtc="2026-02-27T20:20:00Z">
        <w:r>
          <w:delText>determin</w:delText>
        </w:r>
      </w:del>
      <w:ins w:id="4" w:author="Vergleich" w:date="2026-02-27T21:20:00Z" w16du:dateUtc="2026-02-27T20:20:00Z">
        <w:r>
          <w:t>determine</w:t>
        </w:r>
      </w:ins>
      <w:r>
        <w:t xml:space="preserve"> whether there are notable differences in dried plant weight between the groups.</w:t>
      </w:r>
    </w:p>
    <w:p w14:paraId="21772E94" w14:textId="77777777" w:rsidR="00F119CB" w:rsidRDefault="00BD108E">
      <w:pPr>
        <w:pStyle w:val="berschrift2"/>
      </w:pPr>
      <w:bookmarkStart w:id="5" w:name="data-overview"/>
      <w:bookmarkEnd w:id="0"/>
      <w:r>
        <w:t>Data Overview</w:t>
      </w:r>
    </w:p>
    <w:p w14:paraId="7442A58D" w14:textId="77777777" w:rsidR="00F119CB" w:rsidRDefault="00BD108E">
      <w:pPr>
        <w:pStyle w:val="FirstParagraph"/>
      </w:pPr>
      <w:r>
        <w:t>The dataset contains 30 observations across three groups with 10 plants each.</w:t>
      </w:r>
    </w:p>
    <w:p w14:paraId="419C25A7" w14:textId="77777777" w:rsidR="00F615EE" w:rsidRDefault="00BD108E">
      <w:pPr>
        <w:pStyle w:val="SourceCode"/>
        <w:rPr>
          <w:del w:id="6" w:author="Vergleich" w:date="2026-02-27T21:20:00Z" w16du:dateUtc="2026-02-27T20:20:00Z"/>
        </w:rPr>
      </w:pPr>
      <w:del w:id="7" w:author="Vergleich" w:date="2026-02-27T21:20:00Z" w16du:dateUtc="2026-02-27T20:20:00Z">
        <w:r>
          <w:rPr>
            <w:rStyle w:val="FunctionTok"/>
          </w:rPr>
          <w:delText>data</w:delText>
        </w:r>
        <w:r>
          <w:rPr>
            <w:rStyle w:val="NormalTok"/>
          </w:rPr>
          <w:delText>(PlantGrowth)</w:delText>
        </w:r>
        <w:r>
          <w:br/>
        </w:r>
        <w:r>
          <w:br/>
        </w:r>
        <w:r>
          <w:rPr>
            <w:rStyle w:val="NormalTok"/>
          </w:rPr>
          <w:delText xml:space="preserve">group_summary </w:delText>
        </w:r>
        <w:r>
          <w:rPr>
            <w:rStyle w:val="OtherTok"/>
          </w:rPr>
          <w:delText>&lt;-</w:delText>
        </w:r>
        <w:r>
          <w:rPr>
            <w:rStyle w:val="NormalTok"/>
          </w:rPr>
          <w:delText xml:space="preserve"> </w:delText>
        </w:r>
        <w:r>
          <w:rPr>
            <w:rStyle w:val="FunctionTok"/>
          </w:rPr>
          <w:delText>aggregate</w:delText>
        </w:r>
        <w:r>
          <w:rPr>
            <w:rStyle w:val="NormalTok"/>
          </w:rPr>
          <w:delText>(</w:delText>
        </w:r>
        <w:r>
          <w:br/>
        </w:r>
        <w:r>
          <w:rPr>
            <w:rStyle w:val="NormalTok"/>
          </w:rPr>
          <w:delText xml:space="preserve">  weight </w:delText>
        </w:r>
        <w:r>
          <w:rPr>
            <w:rStyle w:val="SpecialCharTok"/>
          </w:rPr>
          <w:delText>~</w:delText>
        </w:r>
        <w:r>
          <w:rPr>
            <w:rStyle w:val="NormalTok"/>
          </w:rPr>
          <w:delText xml:space="preserve"> group,</w:delText>
        </w:r>
        <w:r>
          <w:br/>
        </w:r>
        <w:r>
          <w:rPr>
            <w:rStyle w:val="NormalTok"/>
          </w:rPr>
          <w:delText xml:space="preserve">  </w:delText>
        </w:r>
        <w:r>
          <w:rPr>
            <w:rStyle w:val="AttributeTok"/>
          </w:rPr>
          <w:delText>data =</w:delText>
        </w:r>
        <w:r>
          <w:rPr>
            <w:rStyle w:val="NormalTok"/>
          </w:rPr>
          <w:delText xml:space="preserve"> PlantGrowth,</w:delText>
        </w:r>
        <w:r>
          <w:br/>
        </w:r>
        <w:r>
          <w:rPr>
            <w:rStyle w:val="NormalTok"/>
          </w:rPr>
          <w:delText xml:space="preserve">  </w:delText>
        </w:r>
        <w:r>
          <w:rPr>
            <w:rStyle w:val="AttributeTok"/>
          </w:rPr>
          <w:delText>FUN =</w:delText>
        </w:r>
        <w:r>
          <w:rPr>
            <w:rStyle w:val="NormalTok"/>
          </w:rPr>
          <w:delText xml:space="preserve"> </w:delText>
        </w:r>
        <w:r>
          <w:rPr>
            <w:rStyle w:val="ControlFlowTok"/>
          </w:rPr>
          <w:delText>function</w:delText>
        </w:r>
        <w:r>
          <w:rPr>
            <w:rStyle w:val="NormalTok"/>
          </w:rPr>
          <w:delText xml:space="preserve">(x) </w:delText>
        </w:r>
        <w:r>
          <w:rPr>
            <w:rStyle w:val="FunctionTok"/>
          </w:rPr>
          <w:delText>c</w:delText>
        </w:r>
        <w:r>
          <w:rPr>
            <w:rStyle w:val="NormalTok"/>
          </w:rPr>
          <w:delText>(</w:delText>
        </w:r>
        <w:r>
          <w:rPr>
            <w:rStyle w:val="AttributeTok"/>
          </w:rPr>
          <w:delText>mean =</w:delText>
        </w:r>
        <w:r>
          <w:rPr>
            <w:rStyle w:val="NormalTok"/>
          </w:rPr>
          <w:delText xml:space="preserve"> </w:delText>
        </w:r>
        <w:r>
          <w:rPr>
            <w:rStyle w:val="FunctionTok"/>
          </w:rPr>
          <w:delText>mean</w:delText>
        </w:r>
        <w:r>
          <w:rPr>
            <w:rStyle w:val="NormalTok"/>
          </w:rPr>
          <w:delText xml:space="preserve">(x), </w:delText>
        </w:r>
        <w:r>
          <w:rPr>
            <w:rStyle w:val="AttributeTok"/>
          </w:rPr>
          <w:delText>sd =</w:delText>
        </w:r>
        <w:r>
          <w:rPr>
            <w:rStyle w:val="NormalTok"/>
          </w:rPr>
          <w:delText xml:space="preserve"> </w:delText>
        </w:r>
        <w:r>
          <w:rPr>
            <w:rStyle w:val="FunctionTok"/>
          </w:rPr>
          <w:delText>sd</w:delText>
        </w:r>
        <w:r>
          <w:rPr>
            <w:rStyle w:val="NormalTok"/>
          </w:rPr>
          <w:delText xml:space="preserve">(x), </w:delText>
        </w:r>
        <w:r>
          <w:rPr>
            <w:rStyle w:val="AttributeTok"/>
          </w:rPr>
          <w:delText>n =</w:delText>
        </w:r>
        <w:r>
          <w:rPr>
            <w:rStyle w:val="NormalTok"/>
          </w:rPr>
          <w:delText xml:space="preserve"> </w:delText>
        </w:r>
        <w:r>
          <w:rPr>
            <w:rStyle w:val="FunctionTok"/>
          </w:rPr>
          <w:delText>length</w:delText>
        </w:r>
        <w:r>
          <w:rPr>
            <w:rStyle w:val="NormalTok"/>
          </w:rPr>
          <w:delText>(x))</w:delText>
        </w:r>
        <w:r>
          <w:br/>
        </w:r>
        <w:r>
          <w:rPr>
            <w:rStyle w:val="NormalTok"/>
          </w:rPr>
          <w:delText>)</w:delText>
        </w:r>
        <w:r>
          <w:br/>
        </w:r>
        <w:r>
          <w:br/>
        </w:r>
        <w:r>
          <w:rPr>
            <w:rStyle w:val="NormalTok"/>
          </w:rPr>
          <w:delText xml:space="preserve">summary_df </w:delText>
        </w:r>
        <w:r>
          <w:rPr>
            <w:rStyle w:val="OtherTok"/>
          </w:rPr>
          <w:delText>&lt;-</w:delText>
        </w:r>
        <w:r>
          <w:rPr>
            <w:rStyle w:val="NormalTok"/>
          </w:rPr>
          <w:delText xml:space="preserve"> </w:delText>
        </w:r>
        <w:r>
          <w:rPr>
            <w:rStyle w:val="FunctionTok"/>
          </w:rPr>
          <w:delText>data.frame</w:delText>
        </w:r>
        <w:r>
          <w:rPr>
            <w:rStyle w:val="NormalTok"/>
          </w:rPr>
          <w:delText>(</w:delText>
        </w:r>
        <w:r>
          <w:br/>
        </w:r>
        <w:r>
          <w:rPr>
            <w:rStyle w:val="NormalTok"/>
          </w:rPr>
          <w:delText xml:space="preserve">  </w:delText>
        </w:r>
        <w:r>
          <w:rPr>
            <w:rStyle w:val="AttributeTok"/>
          </w:rPr>
          <w:delText>Group =</w:delText>
        </w:r>
        <w:r>
          <w:rPr>
            <w:rStyle w:val="NormalTok"/>
          </w:rPr>
          <w:delText xml:space="preserve"> group_summary</w:delText>
        </w:r>
        <w:r>
          <w:rPr>
            <w:rStyle w:val="SpecialCharTok"/>
          </w:rPr>
          <w:delText>$</w:delText>
        </w:r>
        <w:r>
          <w:rPr>
            <w:rStyle w:val="NormalTok"/>
          </w:rPr>
          <w:delText>group,</w:delText>
        </w:r>
        <w:r>
          <w:br/>
        </w:r>
        <w:r>
          <w:rPr>
            <w:rStyle w:val="NormalTok"/>
          </w:rPr>
          <w:delText xml:space="preserve">  </w:delText>
        </w:r>
        <w:r>
          <w:rPr>
            <w:rStyle w:val="AttributeTok"/>
          </w:rPr>
          <w:delText>Mean =</w:delText>
        </w:r>
        <w:r>
          <w:rPr>
            <w:rStyle w:val="NormalTok"/>
          </w:rPr>
          <w:delText xml:space="preserve"> </w:delText>
        </w:r>
        <w:r>
          <w:rPr>
            <w:rStyle w:val="FunctionTok"/>
          </w:rPr>
          <w:delText>round</w:delText>
        </w:r>
        <w:r>
          <w:rPr>
            <w:rStyle w:val="NormalTok"/>
          </w:rPr>
          <w:delText>(group_summary</w:delText>
        </w:r>
        <w:r>
          <w:rPr>
            <w:rStyle w:val="SpecialCharTok"/>
          </w:rPr>
          <w:delText>$</w:delText>
        </w:r>
        <w:r>
          <w:rPr>
            <w:rStyle w:val="NormalTok"/>
          </w:rPr>
          <w:delText xml:space="preserve">weight[, </w:delText>
        </w:r>
        <w:r>
          <w:rPr>
            <w:rStyle w:val="StringTok"/>
          </w:rPr>
          <w:delText>"mean"</w:delText>
        </w:r>
        <w:r>
          <w:rPr>
            <w:rStyle w:val="NormalTok"/>
          </w:rPr>
          <w:delText xml:space="preserve">], </w:delText>
        </w:r>
        <w:r>
          <w:rPr>
            <w:rStyle w:val="DecValTok"/>
          </w:rPr>
          <w:delText>2</w:delText>
        </w:r>
        <w:r>
          <w:rPr>
            <w:rStyle w:val="NormalTok"/>
          </w:rPr>
          <w:delText>),</w:delText>
        </w:r>
        <w:r>
          <w:br/>
        </w:r>
        <w:r>
          <w:rPr>
            <w:rStyle w:val="NormalTok"/>
          </w:rPr>
          <w:delText xml:space="preserve">  </w:delText>
        </w:r>
        <w:r>
          <w:rPr>
            <w:rStyle w:val="AttributeTok"/>
          </w:rPr>
          <w:delText>SD =</w:delText>
        </w:r>
        <w:r>
          <w:rPr>
            <w:rStyle w:val="NormalTok"/>
          </w:rPr>
          <w:delText xml:space="preserve"> </w:delText>
        </w:r>
        <w:r>
          <w:rPr>
            <w:rStyle w:val="FunctionTok"/>
          </w:rPr>
          <w:delText>round</w:delText>
        </w:r>
        <w:r>
          <w:rPr>
            <w:rStyle w:val="NormalTok"/>
          </w:rPr>
          <w:delText>(group_summary</w:delText>
        </w:r>
        <w:r>
          <w:rPr>
            <w:rStyle w:val="SpecialCharTok"/>
          </w:rPr>
          <w:delText>$</w:delText>
        </w:r>
        <w:r>
          <w:rPr>
            <w:rStyle w:val="NormalTok"/>
          </w:rPr>
          <w:delText xml:space="preserve">weight[, </w:delText>
        </w:r>
        <w:r>
          <w:rPr>
            <w:rStyle w:val="StringTok"/>
          </w:rPr>
          <w:delText>"sd"</w:delText>
        </w:r>
        <w:r>
          <w:rPr>
            <w:rStyle w:val="NormalTok"/>
          </w:rPr>
          <w:delText xml:space="preserve">], </w:delText>
        </w:r>
        <w:r>
          <w:rPr>
            <w:rStyle w:val="DecValTok"/>
          </w:rPr>
          <w:delText>2</w:delText>
        </w:r>
        <w:r>
          <w:rPr>
            <w:rStyle w:val="NormalTok"/>
          </w:rPr>
          <w:delText>),</w:delText>
        </w:r>
        <w:r>
          <w:br/>
        </w:r>
        <w:r>
          <w:rPr>
            <w:rStyle w:val="NormalTok"/>
          </w:rPr>
          <w:delText xml:space="preserve">  </w:delText>
        </w:r>
        <w:r>
          <w:rPr>
            <w:rStyle w:val="AttributeTok"/>
          </w:rPr>
          <w:delText>n =</w:delText>
        </w:r>
        <w:r>
          <w:rPr>
            <w:rStyle w:val="NormalTok"/>
          </w:rPr>
          <w:delText xml:space="preserve"> group_summary</w:delText>
        </w:r>
        <w:r>
          <w:rPr>
            <w:rStyle w:val="SpecialCharTok"/>
          </w:rPr>
          <w:delText>$</w:delText>
        </w:r>
        <w:r>
          <w:rPr>
            <w:rStyle w:val="NormalTok"/>
          </w:rPr>
          <w:delText xml:space="preserve">weight[, </w:delText>
        </w:r>
        <w:r>
          <w:rPr>
            <w:rStyle w:val="StringTok"/>
          </w:rPr>
          <w:delText>"n"</w:delText>
        </w:r>
        <w:r>
          <w:rPr>
            <w:rStyle w:val="NormalTok"/>
          </w:rPr>
          <w:delText>]</w:delText>
        </w:r>
        <w:r>
          <w:br/>
        </w:r>
        <w:r>
          <w:rPr>
            <w:rStyle w:val="NormalTok"/>
          </w:rPr>
          <w:delText>)</w:delText>
        </w:r>
        <w:r>
          <w:br/>
        </w:r>
        <w:r>
          <w:br/>
        </w:r>
        <w:r>
          <w:rPr>
            <w:rStyle w:val="NormalTok"/>
          </w:rPr>
          <w:delText>knitr</w:delText>
        </w:r>
        <w:r>
          <w:rPr>
            <w:rStyle w:val="SpecialCharTok"/>
          </w:rPr>
          <w:delText>::</w:delText>
        </w:r>
        <w:r>
          <w:rPr>
            <w:rStyle w:val="FunctionTok"/>
          </w:rPr>
          <w:delText>kable</w:delText>
        </w:r>
        <w:r>
          <w:rPr>
            <w:rStyle w:val="NormalTok"/>
          </w:rPr>
          <w:delText xml:space="preserve">(summary_df, </w:delText>
        </w:r>
        <w:r>
          <w:rPr>
            <w:rStyle w:val="AttributeTok"/>
          </w:rPr>
          <w:delText>caption =</w:delText>
        </w:r>
        <w:r>
          <w:rPr>
            <w:rStyle w:val="NormalTok"/>
          </w:rPr>
          <w:delText xml:space="preserve"> </w:delText>
        </w:r>
        <w:r>
          <w:rPr>
            <w:rStyle w:val="StringTok"/>
          </w:rPr>
          <w:delText>"Summary statistics by treatment group."</w:delText>
        </w:r>
        <w:r>
          <w:rPr>
            <w:rStyle w:val="NormalTok"/>
          </w:rPr>
          <w:delText>)</w:delText>
        </w:r>
      </w:del>
    </w:p>
    <w:p w14:paraId="3BD5FE7F" w14:textId="77777777" w:rsidR="00F119CB" w:rsidRDefault="00BD108E">
      <w:pPr>
        <w:pStyle w:val="TableCaption"/>
      </w:pPr>
      <w:r>
        <w:t>Summary statistics by treatment group.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Summary statistics by treatment group."/>
      </w:tblPr>
      <w:tblGrid>
        <w:gridCol w:w="868"/>
        <w:gridCol w:w="792"/>
        <w:gridCol w:w="670"/>
        <w:gridCol w:w="473"/>
      </w:tblGrid>
      <w:tr w:rsidR="00F119CB" w14:paraId="7788622B" w14:textId="77777777" w:rsidTr="00F119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9113BF" w14:textId="77777777" w:rsidR="00F119CB" w:rsidRDefault="00BD108E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14:paraId="27AF5669" w14:textId="77777777" w:rsidR="00F119CB" w:rsidRDefault="00BD108E">
            <w:pPr>
              <w:pStyle w:val="Compact"/>
              <w:jc w:val="right"/>
            </w:pPr>
            <w:r>
              <w:t>Mean</w:t>
            </w:r>
          </w:p>
        </w:tc>
        <w:tc>
          <w:tcPr>
            <w:tcW w:w="0" w:type="auto"/>
          </w:tcPr>
          <w:p w14:paraId="0C92D3B0" w14:textId="77777777" w:rsidR="00F119CB" w:rsidRDefault="00BD108E">
            <w:pPr>
              <w:pStyle w:val="Compact"/>
              <w:jc w:val="right"/>
            </w:pPr>
            <w:r>
              <w:t>SD</w:t>
            </w:r>
          </w:p>
        </w:tc>
        <w:tc>
          <w:tcPr>
            <w:tcW w:w="0" w:type="auto"/>
          </w:tcPr>
          <w:p w14:paraId="77CFBCBC" w14:textId="77777777" w:rsidR="00F119CB" w:rsidRDefault="00BD108E">
            <w:pPr>
              <w:pStyle w:val="Compact"/>
              <w:jc w:val="right"/>
            </w:pPr>
            <w:r>
              <w:t>n</w:t>
            </w:r>
          </w:p>
        </w:tc>
      </w:tr>
      <w:tr w:rsidR="00F119CB" w14:paraId="6914C8F4" w14:textId="77777777">
        <w:tc>
          <w:tcPr>
            <w:tcW w:w="0" w:type="auto"/>
          </w:tcPr>
          <w:p w14:paraId="462AFEC9" w14:textId="77777777" w:rsidR="00F119CB" w:rsidRDefault="00BD108E">
            <w:pPr>
              <w:pStyle w:val="Compact"/>
            </w:pPr>
            <w:r>
              <w:t>ctrl</w:t>
            </w:r>
          </w:p>
        </w:tc>
        <w:tc>
          <w:tcPr>
            <w:tcW w:w="0" w:type="auto"/>
          </w:tcPr>
          <w:p w14:paraId="7A7D45E6" w14:textId="77777777" w:rsidR="00F119CB" w:rsidRDefault="00BD108E">
            <w:pPr>
              <w:pStyle w:val="Compact"/>
              <w:jc w:val="right"/>
            </w:pPr>
            <w:r>
              <w:t>5.03</w:t>
            </w:r>
          </w:p>
        </w:tc>
        <w:tc>
          <w:tcPr>
            <w:tcW w:w="0" w:type="auto"/>
          </w:tcPr>
          <w:p w14:paraId="32EF8370" w14:textId="77777777" w:rsidR="00F119CB" w:rsidRDefault="00BD108E">
            <w:pPr>
              <w:pStyle w:val="Compact"/>
              <w:jc w:val="right"/>
            </w:pPr>
            <w:r>
              <w:t>0.58</w:t>
            </w:r>
          </w:p>
        </w:tc>
        <w:tc>
          <w:tcPr>
            <w:tcW w:w="0" w:type="auto"/>
          </w:tcPr>
          <w:p w14:paraId="29923555" w14:textId="77777777" w:rsidR="00F119CB" w:rsidRDefault="00BD108E">
            <w:pPr>
              <w:pStyle w:val="Compact"/>
              <w:jc w:val="right"/>
            </w:pPr>
            <w:r>
              <w:t>10</w:t>
            </w:r>
          </w:p>
        </w:tc>
      </w:tr>
      <w:tr w:rsidR="00F119CB" w14:paraId="14714DC8" w14:textId="77777777">
        <w:tc>
          <w:tcPr>
            <w:tcW w:w="0" w:type="auto"/>
          </w:tcPr>
          <w:p w14:paraId="5D6E38FE" w14:textId="77777777" w:rsidR="00F119CB" w:rsidRDefault="00BD108E">
            <w:pPr>
              <w:pStyle w:val="Compact"/>
            </w:pPr>
            <w:r>
              <w:t>trt1</w:t>
            </w:r>
          </w:p>
        </w:tc>
        <w:tc>
          <w:tcPr>
            <w:tcW w:w="0" w:type="auto"/>
          </w:tcPr>
          <w:p w14:paraId="688D47E1" w14:textId="77777777" w:rsidR="00F119CB" w:rsidRDefault="00BD108E">
            <w:pPr>
              <w:pStyle w:val="Compact"/>
              <w:jc w:val="right"/>
            </w:pPr>
            <w:r>
              <w:t>4.66</w:t>
            </w:r>
          </w:p>
        </w:tc>
        <w:tc>
          <w:tcPr>
            <w:tcW w:w="0" w:type="auto"/>
          </w:tcPr>
          <w:p w14:paraId="0F0B7A41" w14:textId="77777777" w:rsidR="00F119CB" w:rsidRDefault="00BD108E">
            <w:pPr>
              <w:pStyle w:val="Compact"/>
              <w:jc w:val="right"/>
            </w:pPr>
            <w:r>
              <w:t>0.79</w:t>
            </w:r>
          </w:p>
        </w:tc>
        <w:tc>
          <w:tcPr>
            <w:tcW w:w="0" w:type="auto"/>
          </w:tcPr>
          <w:p w14:paraId="465DB839" w14:textId="77777777" w:rsidR="00F119CB" w:rsidRDefault="00BD108E">
            <w:pPr>
              <w:pStyle w:val="Compact"/>
              <w:jc w:val="right"/>
            </w:pPr>
            <w:r>
              <w:t>10</w:t>
            </w:r>
          </w:p>
        </w:tc>
      </w:tr>
      <w:tr w:rsidR="00F119CB" w14:paraId="31B5AED7" w14:textId="77777777">
        <w:tc>
          <w:tcPr>
            <w:tcW w:w="0" w:type="auto"/>
          </w:tcPr>
          <w:p w14:paraId="59C1BAC9" w14:textId="77777777" w:rsidR="00F119CB" w:rsidRDefault="00BD108E">
            <w:pPr>
              <w:pStyle w:val="Compact"/>
            </w:pPr>
            <w:r>
              <w:t>trt2</w:t>
            </w:r>
          </w:p>
        </w:tc>
        <w:tc>
          <w:tcPr>
            <w:tcW w:w="0" w:type="auto"/>
          </w:tcPr>
          <w:p w14:paraId="782795A5" w14:textId="77777777" w:rsidR="00F119CB" w:rsidRDefault="00BD108E">
            <w:pPr>
              <w:pStyle w:val="Compact"/>
              <w:jc w:val="right"/>
            </w:pPr>
            <w:r>
              <w:t>5.53</w:t>
            </w:r>
          </w:p>
        </w:tc>
        <w:tc>
          <w:tcPr>
            <w:tcW w:w="0" w:type="auto"/>
          </w:tcPr>
          <w:p w14:paraId="21A4D8F9" w14:textId="77777777" w:rsidR="00F119CB" w:rsidRDefault="00BD108E">
            <w:pPr>
              <w:pStyle w:val="Compact"/>
              <w:jc w:val="right"/>
            </w:pPr>
            <w:r>
              <w:t>0.44</w:t>
            </w:r>
          </w:p>
        </w:tc>
        <w:tc>
          <w:tcPr>
            <w:tcW w:w="0" w:type="auto"/>
          </w:tcPr>
          <w:p w14:paraId="4C249003" w14:textId="77777777" w:rsidR="00F119CB" w:rsidRDefault="00BD108E">
            <w:pPr>
              <w:pStyle w:val="Compact"/>
              <w:jc w:val="right"/>
            </w:pPr>
            <w:r>
              <w:t>10</w:t>
            </w:r>
          </w:p>
        </w:tc>
      </w:tr>
    </w:tbl>
    <w:p w14:paraId="2201293A" w14:textId="77777777" w:rsidR="00F119CB" w:rsidRDefault="00BD108E">
      <w:pPr>
        <w:pStyle w:val="berschrift2"/>
      </w:pPr>
      <w:bookmarkStart w:id="8" w:name="visualization"/>
      <w:bookmarkEnd w:id="5"/>
      <w:r>
        <w:t>Visualization</w:t>
      </w:r>
    </w:p>
    <w:p w14:paraId="035FE045" w14:textId="77777777" w:rsidR="00F615EE" w:rsidRDefault="00BD108E">
      <w:pPr>
        <w:pStyle w:val="SourceCode"/>
        <w:rPr>
          <w:del w:id="9" w:author="Vergleich" w:date="2026-02-27T21:20:00Z" w16du:dateUtc="2026-02-27T20:20:00Z"/>
        </w:rPr>
      </w:pPr>
      <w:del w:id="10" w:author="Vergleich" w:date="2026-02-27T21:20:00Z" w16du:dateUtc="2026-02-27T20:20:00Z">
        <w:r>
          <w:rPr>
            <w:rStyle w:val="FunctionTok"/>
          </w:rPr>
          <w:delText>library</w:delText>
        </w:r>
        <w:r>
          <w:rPr>
            <w:rStyle w:val="NormalTok"/>
          </w:rPr>
          <w:delText>(ggplot2)</w:delText>
        </w:r>
        <w:r>
          <w:br/>
        </w:r>
        <w:r>
          <w:br/>
        </w:r>
        <w:r>
          <w:rPr>
            <w:rStyle w:val="FunctionTok"/>
          </w:rPr>
          <w:delText>ggplot</w:delText>
        </w:r>
        <w:r>
          <w:rPr>
            <w:rStyle w:val="NormalTok"/>
          </w:rPr>
          <w:delText xml:space="preserve">(PlantGrowth, </w:delText>
        </w:r>
        <w:r>
          <w:rPr>
            <w:rStyle w:val="FunctionTok"/>
          </w:rPr>
          <w:delText>aes</w:delText>
        </w:r>
        <w:r>
          <w:rPr>
            <w:rStyle w:val="NormalTok"/>
          </w:rPr>
          <w:delText>(</w:delText>
        </w:r>
        <w:r>
          <w:rPr>
            <w:rStyle w:val="AttributeTok"/>
          </w:rPr>
          <w:delText>x =</w:delText>
        </w:r>
        <w:r>
          <w:rPr>
            <w:rStyle w:val="NormalTok"/>
          </w:rPr>
          <w:delText xml:space="preserve"> group, </w:delText>
        </w:r>
        <w:r>
          <w:rPr>
            <w:rStyle w:val="AttributeTok"/>
          </w:rPr>
          <w:delText>y =</w:delText>
        </w:r>
        <w:r>
          <w:rPr>
            <w:rStyle w:val="NormalTok"/>
          </w:rPr>
          <w:delText xml:space="preserve"> weight)) </w:delText>
        </w:r>
        <w:r>
          <w:rPr>
            <w:rStyle w:val="SpecialCharTok"/>
          </w:rPr>
          <w:delText>+</w:delText>
        </w:r>
        <w:r>
          <w:br/>
        </w:r>
        <w:r>
          <w:rPr>
            <w:rStyle w:val="NormalTok"/>
          </w:rPr>
          <w:delText xml:space="preserve">  </w:delText>
        </w:r>
        <w:r>
          <w:rPr>
            <w:rStyle w:val="FunctionTok"/>
          </w:rPr>
          <w:delText>geom_boxplot</w:delText>
        </w:r>
        <w:r>
          <w:rPr>
            <w:rStyle w:val="NormalTok"/>
          </w:rPr>
          <w:delText>(</w:delText>
        </w:r>
        <w:r>
          <w:rPr>
            <w:rStyle w:val="AttributeTok"/>
          </w:rPr>
          <w:delText>width =</w:delText>
        </w:r>
        <w:r>
          <w:rPr>
            <w:rStyle w:val="NormalTok"/>
          </w:rPr>
          <w:delText xml:space="preserve"> </w:delText>
        </w:r>
        <w:r>
          <w:rPr>
            <w:rStyle w:val="FloatTok"/>
          </w:rPr>
          <w:delText>0.5</w:delText>
        </w:r>
        <w:r>
          <w:rPr>
            <w:rStyle w:val="NormalTok"/>
          </w:rPr>
          <w:delText xml:space="preserve">, </w:delText>
        </w:r>
        <w:r>
          <w:rPr>
            <w:rStyle w:val="AttributeTok"/>
          </w:rPr>
          <w:delText>outlier.shape =</w:delText>
        </w:r>
        <w:r>
          <w:rPr>
            <w:rStyle w:val="NormalTok"/>
          </w:rPr>
          <w:delText xml:space="preserve"> </w:delText>
        </w:r>
        <w:r>
          <w:rPr>
            <w:rStyle w:val="ConstantTok"/>
          </w:rPr>
          <w:delText>NA</w:delText>
        </w:r>
        <w:r>
          <w:rPr>
            <w:rStyle w:val="NormalTok"/>
          </w:rPr>
          <w:delText xml:space="preserve">) </w:delText>
        </w:r>
        <w:r>
          <w:rPr>
            <w:rStyle w:val="SpecialCharTok"/>
          </w:rPr>
          <w:delText>+</w:delText>
        </w:r>
        <w:r>
          <w:br/>
        </w:r>
        <w:r>
          <w:rPr>
            <w:rStyle w:val="NormalTok"/>
          </w:rPr>
          <w:delText xml:space="preserve">  </w:delText>
        </w:r>
        <w:r>
          <w:rPr>
            <w:rStyle w:val="FunctionTok"/>
          </w:rPr>
          <w:delText>geom_jitter</w:delText>
        </w:r>
        <w:r>
          <w:rPr>
            <w:rStyle w:val="NormalTok"/>
          </w:rPr>
          <w:delText>(</w:delText>
        </w:r>
        <w:r>
          <w:rPr>
            <w:rStyle w:val="AttributeTok"/>
          </w:rPr>
          <w:delText>width =</w:delText>
        </w:r>
        <w:r>
          <w:rPr>
            <w:rStyle w:val="NormalTok"/>
          </w:rPr>
          <w:delText xml:space="preserve"> </w:delText>
        </w:r>
        <w:r>
          <w:rPr>
            <w:rStyle w:val="FloatTok"/>
          </w:rPr>
          <w:delText>0.15</w:delText>
        </w:r>
        <w:r>
          <w:rPr>
            <w:rStyle w:val="NormalTok"/>
          </w:rPr>
          <w:delText xml:space="preserve">, </w:delText>
        </w:r>
        <w:r>
          <w:rPr>
            <w:rStyle w:val="AttributeTok"/>
          </w:rPr>
          <w:delText>alpha =</w:delText>
        </w:r>
        <w:r>
          <w:rPr>
            <w:rStyle w:val="NormalTok"/>
          </w:rPr>
          <w:delText xml:space="preserve"> </w:delText>
        </w:r>
        <w:r>
          <w:rPr>
            <w:rStyle w:val="FloatTok"/>
          </w:rPr>
          <w:delText>0.6</w:delText>
        </w:r>
        <w:r>
          <w:rPr>
            <w:rStyle w:val="NormalTok"/>
          </w:rPr>
          <w:delText xml:space="preserve">) </w:delText>
        </w:r>
        <w:r>
          <w:rPr>
            <w:rStyle w:val="SpecialCharTok"/>
          </w:rPr>
          <w:delText>+</w:delText>
        </w:r>
        <w:r>
          <w:br/>
        </w:r>
        <w:r>
          <w:rPr>
            <w:rStyle w:val="NormalTok"/>
          </w:rPr>
          <w:delText xml:space="preserve">  </w:delText>
        </w:r>
        <w:r>
          <w:rPr>
            <w:rStyle w:val="FunctionTok"/>
          </w:rPr>
          <w:delText>labs</w:delText>
        </w:r>
        <w:r>
          <w:rPr>
            <w:rStyle w:val="NormalTok"/>
          </w:rPr>
          <w:delText>(</w:delText>
        </w:r>
        <w:r>
          <w:br/>
        </w:r>
        <w:r>
          <w:rPr>
            <w:rStyle w:val="NormalTok"/>
          </w:rPr>
          <w:delText xml:space="preserve">    </w:delText>
        </w:r>
        <w:r>
          <w:rPr>
            <w:rStyle w:val="AttributeTok"/>
          </w:rPr>
          <w:delText>x =</w:delText>
        </w:r>
        <w:r>
          <w:rPr>
            <w:rStyle w:val="NormalTok"/>
          </w:rPr>
          <w:delText xml:space="preserve"> </w:delText>
        </w:r>
        <w:r>
          <w:rPr>
            <w:rStyle w:val="StringTok"/>
          </w:rPr>
          <w:delText>"Treatment Group"</w:delText>
        </w:r>
        <w:r>
          <w:rPr>
            <w:rStyle w:val="NormalTok"/>
          </w:rPr>
          <w:delText>,</w:delText>
        </w:r>
        <w:r>
          <w:br/>
        </w:r>
        <w:r>
          <w:rPr>
            <w:rStyle w:val="NormalTok"/>
          </w:rPr>
          <w:delText xml:space="preserve">    </w:delText>
        </w:r>
        <w:r>
          <w:rPr>
            <w:rStyle w:val="AttributeTok"/>
          </w:rPr>
          <w:delText>y =</w:delText>
        </w:r>
        <w:r>
          <w:rPr>
            <w:rStyle w:val="NormalTok"/>
          </w:rPr>
          <w:delText xml:space="preserve"> </w:delText>
        </w:r>
        <w:r>
          <w:rPr>
            <w:rStyle w:val="StringTok"/>
          </w:rPr>
          <w:delText>"Dried Weight [g]"</w:delText>
        </w:r>
        <w:r>
          <w:br/>
        </w:r>
        <w:r>
          <w:rPr>
            <w:rStyle w:val="NormalTok"/>
          </w:rPr>
          <w:delText xml:space="preserve">  ) </w:delText>
        </w:r>
        <w:r>
          <w:rPr>
            <w:rStyle w:val="SpecialCharTok"/>
          </w:rPr>
          <w:delText>+</w:delText>
        </w:r>
        <w:r>
          <w:br/>
        </w:r>
        <w:r>
          <w:rPr>
            <w:rStyle w:val="NormalTok"/>
          </w:rPr>
          <w:delText xml:space="preserve">  </w:delText>
        </w:r>
        <w:r>
          <w:rPr>
            <w:rStyle w:val="FunctionTok"/>
          </w:rPr>
          <w:delText>theme_minimal</w:delText>
        </w:r>
        <w:r>
          <w:rPr>
            <w:rStyle w:val="NormalTok"/>
          </w:rPr>
          <w:delText>()</w:delText>
        </w:r>
      </w:del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F119CB" w14:paraId="5CA64031" w14:textId="77777777">
        <w:tc>
          <w:tcPr>
            <w:tcW w:w="7920" w:type="dxa"/>
          </w:tcPr>
          <w:p w14:paraId="102B7509" w14:textId="77777777" w:rsidR="00F615EE" w:rsidRDefault="00BD108E">
            <w:pPr>
              <w:pStyle w:val="Compact"/>
              <w:jc w:val="center"/>
              <w:rPr>
                <w:del w:id="11" w:author="Vergleich" w:date="2026-02-27T21:20:00Z" w16du:dateUtc="2026-02-27T20:20:00Z"/>
              </w:rPr>
            </w:pPr>
            <w:bookmarkStart w:id="12" w:name="fig-boxplot"/>
            <w:del w:id="13" w:author="Vergleich" w:date="2026-02-27T21:20:00Z" w16du:dateUtc="2026-02-27T20:20:00Z">
              <w:r>
                <w:rPr>
                  <w:noProof/>
                </w:rPr>
                <w:drawing>
                  <wp:inline distT="0" distB="0" distL="0" distR="0" wp14:anchorId="7378AC7A" wp14:editId="777DC5A5">
                    <wp:extent cx="4620126" cy="3696101"/>
                    <wp:effectExtent l="0" t="0" r="0" b="0"/>
                    <wp:docPr id="153648226" name="Picture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4" name="Picture" descr="example-report_files/figure-docx/fig-boxplot-1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4620126" cy="36961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  <w:p w14:paraId="2197559D" w14:textId="77777777" w:rsidR="00F119CB" w:rsidRDefault="00BD108E">
            <w:pPr>
              <w:pStyle w:val="Compact"/>
              <w:jc w:val="center"/>
              <w:rPr>
                <w:ins w:id="14" w:author="Vergleich" w:date="2026-02-27T21:20:00Z" w16du:dateUtc="2026-02-27T20:20:00Z"/>
              </w:rPr>
            </w:pPr>
            <w:ins w:id="15" w:author="Vergleich" w:date="2026-02-27T21:20:00Z" w16du:dateUtc="2026-02-27T20:20:00Z">
              <w:r>
                <w:rPr>
                  <w:noProof/>
                </w:rPr>
                <w:drawing>
                  <wp:inline distT="0" distB="0" distL="0" distR="0" wp14:anchorId="21E5EF8E" wp14:editId="0D23CFCA">
                    <wp:extent cx="4620126" cy="3696101"/>
                    <wp:effectExtent l="0" t="0" r="0" b="0"/>
                    <wp:docPr id="23" name="Picture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4" name="Picture" descr="example-report-v2_files/figure-docx/fig-boxplot-1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4620126" cy="36961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45BC1CB6" w14:textId="77777777" w:rsidR="00F119CB" w:rsidRDefault="00BD108E">
            <w:pPr>
              <w:pStyle w:val="ImageCaption"/>
              <w:spacing w:before="200"/>
            </w:pPr>
            <w:r>
              <w:t>Figure 1: Distribution of dried plant weight by treatment group.</w:t>
            </w:r>
          </w:p>
        </w:tc>
        <w:bookmarkEnd w:id="12"/>
      </w:tr>
    </w:tbl>
    <w:p w14:paraId="70F97BFA" w14:textId="77777777" w:rsidR="00F119CB" w:rsidRDefault="00BD108E">
      <w:pPr>
        <w:pStyle w:val="berschrift2"/>
      </w:pPr>
      <w:bookmarkStart w:id="16" w:name="conclusion"/>
      <w:bookmarkEnd w:id="8"/>
      <w:r>
        <w:t>Conclusion</w:t>
      </w:r>
    </w:p>
    <w:p w14:paraId="2E162068" w14:textId="77777777" w:rsidR="00F119CB" w:rsidRDefault="00BD108E">
      <w:pPr>
        <w:pStyle w:val="FirstParagraph"/>
      </w:pPr>
      <w:r>
        <w:t xml:space="preserve">The descriptive statistics and boxplot suggest that treatment group </w:t>
      </w:r>
      <w:r>
        <w:rPr>
          <w:rStyle w:val="VerbatimChar"/>
        </w:rPr>
        <w:t>trt2</w:t>
      </w:r>
      <w:r>
        <w:t xml:space="preserve"> tends to produce slightly higher dried plant weights compared to </w:t>
      </w:r>
      <w:r>
        <w:rPr>
          <w:rStyle w:val="VerbatimChar"/>
        </w:rPr>
        <w:t>trt1</w:t>
      </w:r>
      <w:r>
        <w:t xml:space="preserve"> and the control. However, the groups overlap considerably, and a formal statistical test would be needed to confirm these observations.</w:t>
      </w:r>
      <w:bookmarkEnd w:id="16"/>
    </w:p>
    <w:sectPr w:rsidR="00F119CB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4BE71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6058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19CB"/>
    <w:rsid w:val="00467935"/>
    <w:rsid w:val="005102D0"/>
    <w:rsid w:val="0096027C"/>
    <w:rsid w:val="00BD108E"/>
    <w:rsid w:val="00D011D8"/>
    <w:rsid w:val="00F119CB"/>
    <w:rsid w:val="00F6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B5340"/>
  <w15:docId w15:val="{CB1FC5B9-A8E4-43EB-B36E-ECB7F9EC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berarbeitung">
    <w:name w:val="Revision"/>
    <w:hidden/>
    <w:rsid w:val="0096027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of the PlantGrowth Dataset</dc:title>
  <dc:creator>Paul Schmidt</dc:creator>
  <cp:keywords/>
  <cp:lastModifiedBy>Paul Schmidt - BioMath GmbH</cp:lastModifiedBy>
  <cp:revision>1</cp:revision>
  <dcterms:created xsi:type="dcterms:W3CDTF">2026-02-27T20:04:00Z</dcterms:created>
  <dcterms:modified xsi:type="dcterms:W3CDTF">2026-02-27T20:20:00Z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2026-02-27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